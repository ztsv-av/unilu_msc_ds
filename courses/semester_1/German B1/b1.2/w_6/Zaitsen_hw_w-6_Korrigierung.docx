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381A8" w14:textId="578D5987" w:rsidR="00454D81" w:rsidRDefault="006F0028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r w:rsidRPr="006F0028">
        <w:rPr>
          <w:rFonts w:ascii="Arial" w:hAnsi="Arial" w:cs="Arial"/>
          <w:sz w:val="24"/>
          <w:szCs w:val="24"/>
          <w:lang w:val="de-DE"/>
        </w:rPr>
        <w:t>In diesem Text werde ich m</w:t>
      </w:r>
      <w:r>
        <w:rPr>
          <w:rFonts w:ascii="Arial" w:hAnsi="Arial" w:cs="Arial"/>
          <w:sz w:val="24"/>
          <w:szCs w:val="24"/>
          <w:lang w:val="de-DE"/>
        </w:rPr>
        <w:t>eine Me</w:t>
      </w:r>
      <w:r w:rsidR="009C5A73">
        <w:rPr>
          <w:rFonts w:ascii="Arial" w:hAnsi="Arial" w:cs="Arial"/>
          <w:sz w:val="24"/>
          <w:szCs w:val="24"/>
          <w:lang w:val="de-DE"/>
        </w:rPr>
        <w:t>i</w:t>
      </w:r>
      <w:r>
        <w:rPr>
          <w:rFonts w:ascii="Arial" w:hAnsi="Arial" w:cs="Arial"/>
          <w:sz w:val="24"/>
          <w:szCs w:val="24"/>
          <w:lang w:val="de-DE"/>
        </w:rPr>
        <w:t>nung zum Thema „Sprache“ geben, nämlich die 3.</w:t>
      </w:r>
      <w:r w:rsidRPr="006F0028">
        <w:rPr>
          <w:rFonts w:ascii="Arial" w:hAnsi="Arial" w:cs="Arial"/>
          <w:sz w:val="24"/>
          <w:szCs w:val="24"/>
          <w:lang w:val="de-DE"/>
        </w:rPr>
        <w:t xml:space="preserve"> </w:t>
      </w:r>
      <w:r>
        <w:rPr>
          <w:rFonts w:ascii="Arial" w:hAnsi="Arial" w:cs="Arial"/>
          <w:sz w:val="24"/>
          <w:szCs w:val="24"/>
          <w:lang w:val="de-DE"/>
        </w:rPr>
        <w:t xml:space="preserve">und 5. </w:t>
      </w:r>
      <w:ins w:id="0" w:author="Lydia Maille" w:date="2024-04-21T15:09:00Z">
        <w:r w:rsidR="00CE4B0E">
          <w:rPr>
            <w:rFonts w:ascii="Arial" w:hAnsi="Arial" w:cs="Arial"/>
            <w:sz w:val="24"/>
            <w:szCs w:val="24"/>
            <w:lang w:val="de-DE"/>
          </w:rPr>
          <w:t xml:space="preserve">Frage </w:t>
        </w:r>
      </w:ins>
      <w:r>
        <w:rPr>
          <w:rFonts w:ascii="Arial" w:hAnsi="Arial" w:cs="Arial"/>
          <w:sz w:val="24"/>
          <w:szCs w:val="24"/>
          <w:lang w:val="de-DE"/>
        </w:rPr>
        <w:t>beantworten.</w:t>
      </w:r>
    </w:p>
    <w:p w14:paraId="37F0C8EC" w14:textId="55308973" w:rsidR="006F0028" w:rsidRDefault="006F0028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Ich bin sicher, dass die Sprache eine entscheidene Rolle in der Kultur</w:t>
      </w:r>
      <w:r w:rsidR="009C5A73">
        <w:rPr>
          <w:rFonts w:ascii="Arial" w:hAnsi="Arial" w:cs="Arial"/>
          <w:sz w:val="24"/>
          <w:szCs w:val="24"/>
          <w:lang w:val="de-DE"/>
        </w:rPr>
        <w:t xml:space="preserve"> spielt</w:t>
      </w:r>
      <w:r>
        <w:rPr>
          <w:rFonts w:ascii="Arial" w:hAnsi="Arial" w:cs="Arial"/>
          <w:sz w:val="24"/>
          <w:szCs w:val="24"/>
          <w:lang w:val="de-DE"/>
        </w:rPr>
        <w:t>. In allen Kulturen sprechen die Menschen bereits eine Sprache, bevor sich die Kultur entwickelt hat. Somit beeinfl</w:t>
      </w:r>
      <w:r w:rsidR="009C5A73">
        <w:rPr>
          <w:rFonts w:ascii="Arial" w:hAnsi="Arial" w:cs="Arial"/>
          <w:sz w:val="24"/>
          <w:szCs w:val="24"/>
          <w:lang w:val="de-DE"/>
        </w:rPr>
        <w:t>u</w:t>
      </w:r>
      <w:r>
        <w:rPr>
          <w:rFonts w:ascii="Arial" w:hAnsi="Arial" w:cs="Arial"/>
          <w:sz w:val="24"/>
          <w:szCs w:val="24"/>
          <w:lang w:val="de-DE"/>
        </w:rPr>
        <w:t>sst sie die Art und Weise, wie die Kultur gebildet wird. Lassen Sie uns zum Beispiel die spanische Kultur nehmen. Die spanische Sprache ist gefühlvo</w:t>
      </w:r>
      <w:r w:rsidR="009C5A73">
        <w:rPr>
          <w:rFonts w:ascii="Arial" w:hAnsi="Arial" w:cs="Arial"/>
          <w:sz w:val="24"/>
          <w:szCs w:val="24"/>
          <w:lang w:val="de-DE"/>
        </w:rPr>
        <w:t>l</w:t>
      </w:r>
      <w:r>
        <w:rPr>
          <w:rFonts w:ascii="Arial" w:hAnsi="Arial" w:cs="Arial"/>
          <w:sz w:val="24"/>
          <w:szCs w:val="24"/>
          <w:lang w:val="de-DE"/>
        </w:rPr>
        <w:t>l und dynamisch. Die Spanier sind auch bekannt dafür</w:t>
      </w:r>
      <w:r w:rsidR="009C5A73">
        <w:rPr>
          <w:rFonts w:ascii="Arial" w:hAnsi="Arial" w:cs="Arial"/>
          <w:sz w:val="24"/>
          <w:szCs w:val="24"/>
          <w:lang w:val="de-DE"/>
        </w:rPr>
        <w:t>,</w:t>
      </w:r>
      <w:r>
        <w:rPr>
          <w:rFonts w:ascii="Arial" w:hAnsi="Arial" w:cs="Arial"/>
          <w:sz w:val="24"/>
          <w:szCs w:val="24"/>
          <w:lang w:val="de-DE"/>
        </w:rPr>
        <w:t xml:space="preserve"> das Ausgehen zu mögen und emotional zu sein. Außerdem ist Spanien berühmt für seinen Karneval. </w:t>
      </w:r>
      <w:ins w:id="1" w:author="Lydia Maille" w:date="2024-04-21T15:11:00Z">
        <w:r w:rsidR="00CE4B0E">
          <w:rPr>
            <w:rFonts w:ascii="Arial" w:hAnsi="Arial" w:cs="Arial"/>
            <w:sz w:val="24"/>
            <w:szCs w:val="24"/>
            <w:lang w:val="de-DE"/>
          </w:rPr>
          <w:t xml:space="preserve">(auch der deutsche Karneval ist sehr berühmt </w:t>
        </w:r>
        <w:r w:rsidR="00CE4B0E" w:rsidRPr="00CE4B0E">
          <w:rPr>
            <w:rFonts w:ascii="Arial" w:hAnsi="Arial" w:cs="Arial"/>
            <w:sz w:val="24"/>
            <w:szCs w:val="24"/>
            <w:lang w:val="de-DE"/>
          </w:rPr>
          <w:sym w:font="Wingdings" w:char="F04A"/>
        </w:r>
        <w:r w:rsidR="00CE4B0E">
          <w:rPr>
            <w:rFonts w:ascii="Arial" w:hAnsi="Arial" w:cs="Arial"/>
            <w:sz w:val="24"/>
            <w:szCs w:val="24"/>
            <w:lang w:val="de-DE"/>
          </w:rPr>
          <w:t>)</w:t>
        </w:r>
      </w:ins>
    </w:p>
    <w:p w14:paraId="1E1ABB5A" w14:textId="7BE561B2" w:rsidR="006F0028" w:rsidRDefault="006F0028" w:rsidP="006F0028">
      <w:pPr>
        <w:jc w:val="both"/>
        <w:rPr>
          <w:ins w:id="2" w:author="Lydia Maille" w:date="2024-04-21T15:09:00Z"/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Ich glaube nicht, dass die englische Sprache andere Sprachen verdrängt. I</w:t>
      </w:r>
      <w:r w:rsidR="009C5A73">
        <w:rPr>
          <w:rFonts w:ascii="Arial" w:hAnsi="Arial" w:cs="Arial"/>
          <w:sz w:val="24"/>
          <w:szCs w:val="24"/>
          <w:lang w:val="de-DE"/>
        </w:rPr>
        <w:t>m</w:t>
      </w:r>
      <w:r>
        <w:rPr>
          <w:rFonts w:ascii="Arial" w:hAnsi="Arial" w:cs="Arial"/>
          <w:sz w:val="24"/>
          <w:szCs w:val="24"/>
          <w:lang w:val="de-DE"/>
        </w:rPr>
        <w:t xml:space="preserve"> Gegensatz dazu hilft sie, Menschen auf der ganzen Welt zu verbinden. Je mehr Menschen Englisch sprechen, desto einfacher ist es, in andere Lände</w:t>
      </w:r>
      <w:ins w:id="3" w:author="Lydia Maille" w:date="2024-04-21T15:08:00Z">
        <w:r w:rsidR="00CE4B0E">
          <w:rPr>
            <w:rFonts w:ascii="Arial" w:hAnsi="Arial" w:cs="Arial"/>
            <w:sz w:val="24"/>
            <w:szCs w:val="24"/>
            <w:lang w:val="de-DE"/>
          </w:rPr>
          <w:t>r (Akk.)</w:t>
        </w:r>
      </w:ins>
      <w:del w:id="4" w:author="Lydia Maille" w:date="2024-04-21T15:08:00Z">
        <w:r w:rsidDel="00CE4B0E">
          <w:rPr>
            <w:rFonts w:ascii="Arial" w:hAnsi="Arial" w:cs="Arial"/>
            <w:sz w:val="24"/>
            <w:szCs w:val="24"/>
            <w:lang w:val="de-DE"/>
          </w:rPr>
          <w:delText>rn</w:delText>
        </w:r>
      </w:del>
      <w:r>
        <w:rPr>
          <w:rFonts w:ascii="Arial" w:hAnsi="Arial" w:cs="Arial"/>
          <w:sz w:val="24"/>
          <w:szCs w:val="24"/>
          <w:lang w:val="de-DE"/>
        </w:rPr>
        <w:t xml:space="preserve"> zu reisen, an ausländischen Universitäten zu studieren</w:t>
      </w:r>
      <w:ins w:id="5" w:author="Lydia Maille" w:date="2024-04-21T15:08:00Z">
        <w:r w:rsidR="00CE4B0E">
          <w:rPr>
            <w:rFonts w:ascii="Arial" w:hAnsi="Arial" w:cs="Arial"/>
            <w:sz w:val="24"/>
            <w:szCs w:val="24"/>
            <w:lang w:val="de-DE"/>
          </w:rPr>
          <w:t>,</w:t>
        </w:r>
      </w:ins>
      <w:r>
        <w:rPr>
          <w:rFonts w:ascii="Arial" w:hAnsi="Arial" w:cs="Arial"/>
          <w:sz w:val="24"/>
          <w:szCs w:val="24"/>
          <w:lang w:val="de-DE"/>
        </w:rPr>
        <w:t xml:space="preserve"> usw. Obwohl immer mehr Studiengänge in englischer Sprache angeboten werden, sprechen die Leute immer noch die Landessprache außerhal</w:t>
      </w:r>
      <w:r w:rsidR="00A96C69">
        <w:rPr>
          <w:rFonts w:ascii="Arial" w:hAnsi="Arial" w:cs="Arial"/>
          <w:sz w:val="24"/>
          <w:szCs w:val="24"/>
          <w:lang w:val="de-DE"/>
        </w:rPr>
        <w:t>b</w:t>
      </w:r>
      <w:r>
        <w:rPr>
          <w:rFonts w:ascii="Arial" w:hAnsi="Arial" w:cs="Arial"/>
          <w:sz w:val="24"/>
          <w:szCs w:val="24"/>
          <w:lang w:val="de-DE"/>
        </w:rPr>
        <w:t xml:space="preserve"> der Universität.</w:t>
      </w:r>
    </w:p>
    <w:p w14:paraId="108E4B13" w14:textId="77777777" w:rsidR="00CE4B0E" w:rsidRDefault="00CE4B0E" w:rsidP="006F0028">
      <w:pPr>
        <w:jc w:val="both"/>
        <w:rPr>
          <w:ins w:id="6" w:author="Lydia Maille" w:date="2024-04-21T15:09:00Z"/>
          <w:rFonts w:ascii="Arial" w:hAnsi="Arial" w:cs="Arial"/>
          <w:sz w:val="24"/>
          <w:szCs w:val="24"/>
          <w:lang w:val="de-DE"/>
        </w:rPr>
      </w:pPr>
    </w:p>
    <w:p w14:paraId="59E0959E" w14:textId="16DA765D" w:rsidR="00CE4B0E" w:rsidRPr="006F0028" w:rsidRDefault="00CE4B0E" w:rsidP="006F0028">
      <w:pPr>
        <w:jc w:val="both"/>
        <w:rPr>
          <w:rFonts w:ascii="Arial" w:hAnsi="Arial" w:cs="Arial"/>
          <w:sz w:val="24"/>
          <w:szCs w:val="24"/>
          <w:lang w:val="de-DE"/>
        </w:rPr>
      </w:pPr>
      <w:ins w:id="7" w:author="Lydia Maille" w:date="2024-04-21T15:09:00Z">
        <w:r>
          <w:rPr>
            <w:rFonts w:ascii="Arial" w:hAnsi="Arial" w:cs="Arial"/>
            <w:sz w:val="24"/>
            <w:szCs w:val="24"/>
            <w:lang w:val="de-DE"/>
          </w:rPr>
          <w:t>Gut!</w:t>
        </w:r>
      </w:ins>
    </w:p>
    <w:sectPr w:rsidR="00CE4B0E" w:rsidRPr="006F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ydia Maille">
    <w15:presenceInfo w15:providerId="Windows Live" w15:userId="b757f653086b9e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A8"/>
    <w:rsid w:val="00454D81"/>
    <w:rsid w:val="006F0028"/>
    <w:rsid w:val="009C5A73"/>
    <w:rsid w:val="00A16EA8"/>
    <w:rsid w:val="00A96C69"/>
    <w:rsid w:val="00C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9579"/>
  <w15:chartTrackingRefBased/>
  <w15:docId w15:val="{DD9B1FE2-88BD-4871-BCC9-DF06EB49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rarbeitung">
    <w:name w:val="Revision"/>
    <w:hidden/>
    <w:uiPriority w:val="99"/>
    <w:semiHidden/>
    <w:rsid w:val="00CE4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940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zaitsevav</dc:creator>
  <cp:keywords/>
  <dc:description/>
  <cp:lastModifiedBy>Lydia Maille</cp:lastModifiedBy>
  <cp:revision>5</cp:revision>
  <dcterms:created xsi:type="dcterms:W3CDTF">2024-04-21T11:40:00Z</dcterms:created>
  <dcterms:modified xsi:type="dcterms:W3CDTF">2024-04-21T13:11:00Z</dcterms:modified>
</cp:coreProperties>
</file>