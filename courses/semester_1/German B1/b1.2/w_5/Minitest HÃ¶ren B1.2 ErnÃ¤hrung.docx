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86C15" w14:textId="77777777" w:rsidR="0007289E" w:rsidRPr="006368D7" w:rsidRDefault="0007289E" w:rsidP="0007289E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  <w:r w:rsidRPr="008D29F4">
        <w:rPr>
          <w:rFonts w:ascii="Arial" w:hAnsi="Arial" w:cs="Arial"/>
          <w:b/>
          <w:sz w:val="24"/>
          <w:szCs w:val="24"/>
        </w:rPr>
        <w:t>Ernährungstrends in Deutschland</w:t>
      </w:r>
      <w:r>
        <w:rPr>
          <w:rFonts w:ascii="Arial" w:hAnsi="Arial" w:cs="Arial"/>
          <w:b/>
          <w:sz w:val="24"/>
          <w:szCs w:val="24"/>
        </w:rPr>
        <w:t xml:space="preserve">                                </w:t>
      </w:r>
      <w:r>
        <w:rPr>
          <w:noProof/>
        </w:rPr>
        <w:drawing>
          <wp:inline distT="0" distB="0" distL="0" distR="0" wp14:anchorId="73F4BA4C" wp14:editId="0E9BF451">
            <wp:extent cx="1104900" cy="1104900"/>
            <wp:effectExtent l="0" t="0" r="0" b="0"/>
            <wp:docPr id="2" name="Grafik 2" descr="https://www.gesundesleben.at/wp-content/uploads/2014/11/ausgewogene-ernaehru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esundesleben.at/wp-content/uploads/2014/11/ausgewogene-ernaehru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9798" w14:textId="470C9F65" w:rsidR="0007289E" w:rsidRPr="00577367" w:rsidRDefault="00577367" w:rsidP="005773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Nele Lorenz schreibt einen populären Foodblog. Im folgenden Interview spricht sie über aktuelle Trends in Deutschland. Was sagt sie </w:t>
      </w:r>
      <w:r w:rsidR="0007289E" w:rsidRPr="00577367">
        <w:rPr>
          <w:rFonts w:ascii="Arial" w:hAnsi="Arial" w:cs="Arial"/>
          <w:sz w:val="24"/>
          <w:szCs w:val="24"/>
        </w:rPr>
        <w:t>über folgende Punkte</w:t>
      </w:r>
      <w:r>
        <w:rPr>
          <w:rFonts w:ascii="Arial" w:hAnsi="Arial" w:cs="Arial"/>
          <w:sz w:val="24"/>
          <w:szCs w:val="24"/>
        </w:rPr>
        <w:t>?</w:t>
      </w:r>
    </w:p>
    <w:p w14:paraId="3F1D4F8D" w14:textId="77777777" w:rsidR="0007289E" w:rsidRPr="008D29F4" w:rsidRDefault="0007289E" w:rsidP="0007289E">
      <w:pPr>
        <w:pStyle w:val="Listenabsatz"/>
        <w:rPr>
          <w:rFonts w:ascii="Arial" w:hAnsi="Arial" w:cs="Arial"/>
          <w:sz w:val="24"/>
          <w:szCs w:val="24"/>
        </w:rPr>
      </w:pPr>
    </w:p>
    <w:p w14:paraId="6281A9F0" w14:textId="18FD5875" w:rsidR="0007289E" w:rsidDel="00970AC7" w:rsidRDefault="0007289E" w:rsidP="0007289E">
      <w:pPr>
        <w:pStyle w:val="Listenabsatz"/>
        <w:numPr>
          <w:ilvl w:val="0"/>
          <w:numId w:val="2"/>
        </w:numPr>
        <w:rPr>
          <w:del w:id="0" w:author="Lydia Maille" w:date="2024-04-07T09:51:00Z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gesunde Ernährung</w:t>
      </w:r>
      <w:r w:rsidR="00656400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56400">
        <w:rPr>
          <w:rFonts w:ascii="Arial" w:hAnsi="Arial" w:cs="Arial"/>
          <w:sz w:val="24"/>
          <w:szCs w:val="24"/>
        </w:rPr>
        <w:t>nutrition</w:t>
      </w:r>
      <w:proofErr w:type="spellEnd"/>
      <w:r w:rsidR="00656400">
        <w:rPr>
          <w:rFonts w:ascii="Arial" w:hAnsi="Arial" w:cs="Arial"/>
          <w:sz w:val="24"/>
          <w:szCs w:val="24"/>
        </w:rPr>
        <w:t>)</w:t>
      </w:r>
    </w:p>
    <w:p w14:paraId="4A374DAE" w14:textId="33AD407A" w:rsidR="00656400" w:rsidRPr="00970AC7" w:rsidRDefault="00656400" w:rsidP="00656400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rPrChange w:id="1" w:author="Lydia Maille" w:date="2024-04-07T09:51:00Z">
            <w:rPr/>
          </w:rPrChange>
        </w:rPr>
        <w:pPrChange w:id="2" w:author="Lydia Maille" w:date="2024-04-07T09:51:00Z">
          <w:pPr/>
        </w:pPrChange>
      </w:pPr>
    </w:p>
    <w:p w14:paraId="2F8186CB" w14:textId="655E9FAF" w:rsidR="00B356F7" w:rsidRPr="00656400" w:rsidRDefault="00B356F7" w:rsidP="00656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Viele Menschen kaufen Gemüse, Obst und Fisch, weil</w:t>
      </w:r>
      <w:r w:rsidRPr="00B356F7">
        <w:t xml:space="preserve"> </w:t>
      </w:r>
      <w:r>
        <w:rPr>
          <w:rFonts w:ascii="Arial" w:hAnsi="Arial" w:cs="Arial"/>
          <w:sz w:val="24"/>
          <w:szCs w:val="24"/>
        </w:rPr>
        <w:t xml:space="preserve">sie </w:t>
      </w:r>
      <w:r w:rsidRPr="00970AC7">
        <w:rPr>
          <w:rFonts w:ascii="Arial" w:hAnsi="Arial" w:cs="Arial"/>
          <w:strike/>
          <w:sz w:val="24"/>
          <w:szCs w:val="24"/>
          <w:rPrChange w:id="3" w:author="Lydia Maille" w:date="2024-04-07T09:48:00Z">
            <w:rPr>
              <w:rFonts w:ascii="Arial" w:hAnsi="Arial" w:cs="Arial"/>
              <w:sz w:val="24"/>
              <w:szCs w:val="24"/>
            </w:rPr>
          </w:rPrChange>
        </w:rPr>
        <w:t>die</w:t>
      </w:r>
      <w:r w:rsidRPr="00B356F7">
        <w:rPr>
          <w:rFonts w:ascii="Arial" w:hAnsi="Arial" w:cs="Arial"/>
          <w:sz w:val="24"/>
          <w:szCs w:val="24"/>
        </w:rPr>
        <w:t xml:space="preserve"> für eine gesunde Ernährung sorgen</w:t>
      </w:r>
      <w:ins w:id="4" w:author="Lydia Maille" w:date="2024-04-07T09:51:00Z">
        <w:r w:rsidR="00970AC7">
          <w:rPr>
            <w:rFonts w:ascii="Arial" w:hAnsi="Arial" w:cs="Arial"/>
            <w:sz w:val="24"/>
            <w:szCs w:val="24"/>
          </w:rPr>
          <w:t xml:space="preserve"> / weil sie sich gesund ernähren wollen</w:t>
        </w:r>
      </w:ins>
      <w:r w:rsidRPr="00B356F7">
        <w:rPr>
          <w:rFonts w:ascii="Arial" w:hAnsi="Arial" w:cs="Arial"/>
          <w:sz w:val="24"/>
          <w:szCs w:val="24"/>
        </w:rPr>
        <w:t>.</w:t>
      </w:r>
    </w:p>
    <w:p w14:paraId="23615499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7F74773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DBAB610" w14:textId="68DCBE8C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6AD9478" w14:textId="50F1C257" w:rsidR="0007289E" w:rsidRDefault="0007289E" w:rsidP="0007289E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selbst kochen</w:t>
      </w:r>
    </w:p>
    <w:p w14:paraId="65B96409" w14:textId="25A2DB33" w:rsidR="00656400" w:rsidDel="00970AC7" w:rsidRDefault="00B356F7" w:rsidP="00656400">
      <w:pPr>
        <w:rPr>
          <w:del w:id="5" w:author="Lydia Maille" w:date="2024-04-07T09:49:00Z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Jetzt </w:t>
      </w:r>
      <w:ins w:id="6" w:author="Lydia Maille" w:date="2024-04-07T09:49:00Z">
        <w:r w:rsidR="00970AC7">
          <w:rPr>
            <w:rFonts w:ascii="Arial" w:hAnsi="Arial" w:cs="Arial"/>
            <w:sz w:val="24"/>
            <w:szCs w:val="24"/>
          </w:rPr>
          <w:t xml:space="preserve">sind </w:t>
        </w:r>
      </w:ins>
      <w:r w:rsidRPr="00B356F7">
        <w:rPr>
          <w:rFonts w:ascii="Arial" w:hAnsi="Arial" w:cs="Arial"/>
          <w:sz w:val="24"/>
          <w:szCs w:val="24"/>
        </w:rPr>
        <w:t xml:space="preserve">Hausmannskostpartys </w:t>
      </w:r>
      <w:r>
        <w:rPr>
          <w:rFonts w:ascii="Arial" w:hAnsi="Arial" w:cs="Arial"/>
          <w:sz w:val="24"/>
          <w:szCs w:val="24"/>
        </w:rPr>
        <w:t xml:space="preserve">beliebt </w:t>
      </w:r>
      <w:r w:rsidRPr="00970AC7">
        <w:rPr>
          <w:rFonts w:ascii="Arial" w:hAnsi="Arial" w:cs="Arial"/>
          <w:strike/>
          <w:sz w:val="24"/>
          <w:szCs w:val="24"/>
          <w:rPrChange w:id="7" w:author="Lydia Maille" w:date="2024-04-07T09:49:00Z">
            <w:rPr>
              <w:rFonts w:ascii="Arial" w:hAnsi="Arial" w:cs="Arial"/>
              <w:sz w:val="24"/>
              <w:szCs w:val="24"/>
            </w:rPr>
          </w:rPrChange>
        </w:rPr>
        <w:t>sind</w:t>
      </w:r>
      <w:r>
        <w:rPr>
          <w:rFonts w:ascii="Arial" w:hAnsi="Arial" w:cs="Arial"/>
          <w:sz w:val="24"/>
          <w:szCs w:val="24"/>
        </w:rPr>
        <w:t xml:space="preserve">. Jüngere Leute </w:t>
      </w:r>
      <w:bookmarkStart w:id="8" w:name="_Hlk162455231"/>
      <w:r>
        <w:rPr>
          <w:rFonts w:ascii="Arial" w:hAnsi="Arial" w:cs="Arial"/>
          <w:sz w:val="24"/>
          <w:szCs w:val="24"/>
        </w:rPr>
        <w:t xml:space="preserve">organisieren </w:t>
      </w:r>
      <w:r w:rsidRPr="00B356F7">
        <w:rPr>
          <w:rFonts w:ascii="Arial" w:hAnsi="Arial" w:cs="Arial"/>
          <w:sz w:val="24"/>
          <w:szCs w:val="24"/>
        </w:rPr>
        <w:t>Hausmannskost</w:t>
      </w:r>
      <w:r>
        <w:rPr>
          <w:rFonts w:ascii="Arial" w:hAnsi="Arial" w:cs="Arial"/>
          <w:sz w:val="24"/>
          <w:szCs w:val="24"/>
        </w:rPr>
        <w:t>partys</w:t>
      </w:r>
      <w:bookmarkEnd w:id="8"/>
      <w:r>
        <w:rPr>
          <w:rFonts w:ascii="Arial" w:hAnsi="Arial" w:cs="Arial"/>
          <w:sz w:val="24"/>
          <w:szCs w:val="24"/>
        </w:rPr>
        <w:t xml:space="preserve"> und sie laden </w:t>
      </w:r>
      <w:r w:rsidRPr="00B356F7">
        <w:rPr>
          <w:rFonts w:ascii="Arial" w:hAnsi="Arial" w:cs="Arial"/>
          <w:sz w:val="24"/>
          <w:szCs w:val="24"/>
        </w:rPr>
        <w:t>andere Menschen zum gemeinsamen Kochen und Essen</w:t>
      </w:r>
      <w:r>
        <w:rPr>
          <w:rFonts w:ascii="Arial" w:hAnsi="Arial" w:cs="Arial"/>
          <w:sz w:val="24"/>
          <w:szCs w:val="24"/>
        </w:rPr>
        <w:t xml:space="preserve"> ein.</w:t>
      </w:r>
    </w:p>
    <w:p w14:paraId="2E5E76FF" w14:textId="77777777" w:rsidR="00656400" w:rsidRPr="00656400" w:rsidRDefault="00656400" w:rsidP="00656400">
      <w:pPr>
        <w:rPr>
          <w:rFonts w:ascii="Arial" w:hAnsi="Arial" w:cs="Arial"/>
          <w:sz w:val="24"/>
          <w:szCs w:val="24"/>
        </w:rPr>
      </w:pPr>
    </w:p>
    <w:p w14:paraId="1C2579F7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4C4BF50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880C753" w14:textId="6578AB89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4115D9C" w14:textId="0F2B72EB" w:rsidR="0007289E" w:rsidDel="00970AC7" w:rsidRDefault="0007289E" w:rsidP="0007289E">
      <w:pPr>
        <w:pStyle w:val="Listenabsatz"/>
        <w:numPr>
          <w:ilvl w:val="0"/>
          <w:numId w:val="2"/>
        </w:numPr>
        <w:rPr>
          <w:del w:id="9" w:author="Lydia Maille" w:date="2024-04-07T09:49:00Z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Bioläden / </w:t>
      </w:r>
      <w:r w:rsidR="00B356F7">
        <w:rPr>
          <w:rFonts w:ascii="Arial" w:hAnsi="Arial" w:cs="Arial"/>
          <w:sz w:val="24"/>
          <w:szCs w:val="24"/>
        </w:rPr>
        <w:t>Lebensmitteldiskonter</w:t>
      </w:r>
      <w:r w:rsidR="00B356F7" w:rsidRPr="00B356F7">
        <w:rPr>
          <w:rFonts w:ascii="Arial" w:hAnsi="Arial" w:cs="Arial"/>
          <w:sz w:val="24"/>
          <w:szCs w:val="24"/>
        </w:rPr>
        <w:t xml:space="preserve"> </w:t>
      </w:r>
      <w:del w:id="10" w:author="Lydia Maille" w:date="2024-04-07T09:49:00Z">
        <w:r w:rsidR="00B356F7" w:rsidDel="00970AC7">
          <w:rPr>
            <w:rFonts w:ascii="Arial" w:hAnsi="Arial" w:cs="Arial"/>
            <w:sz w:val="24"/>
            <w:szCs w:val="24"/>
          </w:rPr>
          <w:delText>Lebensmitteldiskonter</w:delText>
        </w:r>
      </w:del>
    </w:p>
    <w:p w14:paraId="3B836779" w14:textId="00559E21" w:rsidR="00656400" w:rsidRPr="00970AC7" w:rsidRDefault="00656400" w:rsidP="00656400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  <w:rPrChange w:id="11" w:author="Lydia Maille" w:date="2024-04-07T09:49:00Z">
            <w:rPr/>
          </w:rPrChange>
        </w:rPr>
        <w:pPrChange w:id="12" w:author="Lydia Maille" w:date="2024-04-07T09:49:00Z">
          <w:pPr/>
        </w:pPrChange>
      </w:pPr>
    </w:p>
    <w:p w14:paraId="6FA00BB0" w14:textId="0AFE9569" w:rsidR="00656400" w:rsidRPr="00656400" w:rsidRDefault="00B356F7" w:rsidP="00656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 Lebensmitteldiskonter </w:t>
      </w:r>
      <w:r w:rsidRPr="00970AC7">
        <w:rPr>
          <w:rFonts w:ascii="Arial" w:hAnsi="Arial" w:cs="Arial"/>
          <w:strike/>
          <w:sz w:val="24"/>
          <w:szCs w:val="24"/>
          <w:rPrChange w:id="13" w:author="Lydia Maille" w:date="2024-04-07T09:49:00Z">
            <w:rPr>
              <w:rFonts w:ascii="Arial" w:hAnsi="Arial" w:cs="Arial"/>
              <w:sz w:val="24"/>
              <w:szCs w:val="24"/>
            </w:rPr>
          </w:rPrChange>
        </w:rPr>
        <w:t>können</w:t>
      </w:r>
      <w:r>
        <w:rPr>
          <w:rFonts w:ascii="Arial" w:hAnsi="Arial" w:cs="Arial"/>
          <w:sz w:val="24"/>
          <w:szCs w:val="24"/>
        </w:rPr>
        <w:t xml:space="preserve"> </w:t>
      </w:r>
      <w:ins w:id="14" w:author="Lydia Maille" w:date="2024-04-07T09:49:00Z">
        <w:r w:rsidR="00970AC7">
          <w:rPr>
            <w:rFonts w:ascii="Arial" w:hAnsi="Arial" w:cs="Arial"/>
            <w:sz w:val="24"/>
            <w:szCs w:val="24"/>
          </w:rPr>
          <w:t xml:space="preserve">kann </w:t>
        </w:r>
      </w:ins>
      <w:proofErr w:type="gramStart"/>
      <w:r>
        <w:rPr>
          <w:rFonts w:ascii="Arial" w:hAnsi="Arial" w:cs="Arial"/>
          <w:sz w:val="24"/>
          <w:szCs w:val="24"/>
        </w:rPr>
        <w:t>man relativ</w:t>
      </w:r>
      <w:proofErr w:type="gramEnd"/>
      <w:r>
        <w:rPr>
          <w:rFonts w:ascii="Arial" w:hAnsi="Arial" w:cs="Arial"/>
          <w:sz w:val="24"/>
          <w:szCs w:val="24"/>
        </w:rPr>
        <w:t xml:space="preserve"> gut</w:t>
      </w:r>
      <w:ins w:id="15" w:author="Lydia Maille" w:date="2024-04-07T09:49:00Z">
        <w:r w:rsidR="00970AC7">
          <w:rPr>
            <w:rFonts w:ascii="Arial" w:hAnsi="Arial" w:cs="Arial"/>
            <w:sz w:val="24"/>
            <w:szCs w:val="24"/>
          </w:rPr>
          <w:t>e</w:t>
        </w:r>
      </w:ins>
      <w:del w:id="16" w:author="Lydia Maille" w:date="2024-04-07T09:49:00Z">
        <w:r w:rsidDel="00970AC7">
          <w:rPr>
            <w:rFonts w:ascii="Arial" w:hAnsi="Arial" w:cs="Arial"/>
            <w:sz w:val="24"/>
            <w:szCs w:val="24"/>
          </w:rPr>
          <w:delText>en</w:delText>
        </w:r>
      </w:del>
      <w:r>
        <w:rPr>
          <w:rFonts w:ascii="Arial" w:hAnsi="Arial" w:cs="Arial"/>
          <w:sz w:val="24"/>
          <w:szCs w:val="24"/>
        </w:rPr>
        <w:t xml:space="preserve"> Discount</w:t>
      </w:r>
      <w:ins w:id="17" w:author="Lydia Maille" w:date="2024-04-07T09:49:00Z">
        <w:r w:rsidR="00970AC7">
          <w:rPr>
            <w:rFonts w:ascii="Arial" w:hAnsi="Arial" w:cs="Arial"/>
            <w:sz w:val="24"/>
            <w:szCs w:val="24"/>
          </w:rPr>
          <w:t>s</w:t>
        </w:r>
      </w:ins>
      <w:del w:id="18" w:author="Lydia Maille" w:date="2024-04-07T09:49:00Z">
        <w:r w:rsidDel="00970AC7">
          <w:rPr>
            <w:rFonts w:ascii="Arial" w:hAnsi="Arial" w:cs="Arial"/>
            <w:sz w:val="24"/>
            <w:szCs w:val="24"/>
          </w:rPr>
          <w:delText>en</w:delText>
        </w:r>
      </w:del>
      <w:r>
        <w:rPr>
          <w:rFonts w:ascii="Arial" w:hAnsi="Arial" w:cs="Arial"/>
          <w:sz w:val="24"/>
          <w:szCs w:val="24"/>
        </w:rPr>
        <w:t xml:space="preserve"> </w:t>
      </w:r>
      <w:ins w:id="19" w:author="Lydia Maille" w:date="2024-04-07T09:52:00Z">
        <w:r w:rsidR="00970AC7">
          <w:rPr>
            <w:rFonts w:ascii="Arial" w:hAnsi="Arial" w:cs="Arial"/>
            <w:sz w:val="24"/>
            <w:szCs w:val="24"/>
          </w:rPr>
          <w:t xml:space="preserve">/ Preise </w:t>
        </w:r>
      </w:ins>
      <w:r w:rsidRPr="00970AC7">
        <w:rPr>
          <w:rFonts w:ascii="Arial" w:hAnsi="Arial" w:cs="Arial"/>
          <w:strike/>
          <w:sz w:val="24"/>
          <w:szCs w:val="24"/>
          <w:rPrChange w:id="20" w:author="Lydia Maille" w:date="2024-04-07T09:49:00Z">
            <w:rPr>
              <w:rFonts w:ascii="Arial" w:hAnsi="Arial" w:cs="Arial"/>
              <w:sz w:val="24"/>
              <w:szCs w:val="24"/>
            </w:rPr>
          </w:rPrChange>
        </w:rPr>
        <w:t>auf</w:t>
      </w:r>
      <w:r>
        <w:rPr>
          <w:rFonts w:ascii="Arial" w:hAnsi="Arial" w:cs="Arial"/>
          <w:sz w:val="24"/>
          <w:szCs w:val="24"/>
        </w:rPr>
        <w:t xml:space="preserve"> </w:t>
      </w:r>
      <w:ins w:id="21" w:author="Lydia Maille" w:date="2024-04-07T09:49:00Z">
        <w:r w:rsidR="00970AC7">
          <w:rPr>
            <w:rFonts w:ascii="Arial" w:hAnsi="Arial" w:cs="Arial"/>
            <w:sz w:val="24"/>
            <w:szCs w:val="24"/>
          </w:rPr>
          <w:t xml:space="preserve">für </w:t>
        </w:r>
      </w:ins>
      <w:r>
        <w:rPr>
          <w:rFonts w:ascii="Arial" w:hAnsi="Arial" w:cs="Arial"/>
          <w:sz w:val="24"/>
          <w:szCs w:val="24"/>
        </w:rPr>
        <w:t>Bio</w:t>
      </w:r>
      <w:ins w:id="22" w:author="Lydia Maille" w:date="2024-04-07T09:50:00Z">
        <w:r w:rsidR="00970AC7">
          <w:rPr>
            <w:rFonts w:ascii="Arial" w:hAnsi="Arial" w:cs="Arial"/>
            <w:sz w:val="24"/>
            <w:szCs w:val="24"/>
          </w:rPr>
          <w:t>p</w:t>
        </w:r>
      </w:ins>
      <w:del w:id="23" w:author="Lydia Maille" w:date="2024-04-07T09:49:00Z">
        <w:r w:rsidDel="00970AC7">
          <w:rPr>
            <w:rFonts w:ascii="Arial" w:hAnsi="Arial" w:cs="Arial"/>
            <w:sz w:val="24"/>
            <w:szCs w:val="24"/>
          </w:rPr>
          <w:delText xml:space="preserve"> P</w:delText>
        </w:r>
      </w:del>
      <w:r>
        <w:rPr>
          <w:rFonts w:ascii="Arial" w:hAnsi="Arial" w:cs="Arial"/>
          <w:sz w:val="24"/>
          <w:szCs w:val="24"/>
        </w:rPr>
        <w:t>rodukt</w:t>
      </w:r>
      <w:ins w:id="24" w:author="Lydia Maille" w:date="2024-04-07T09:50:00Z">
        <w:r w:rsidR="00970AC7">
          <w:rPr>
            <w:rFonts w:ascii="Arial" w:hAnsi="Arial" w:cs="Arial"/>
            <w:sz w:val="24"/>
            <w:szCs w:val="24"/>
          </w:rPr>
          <w:t>e</w:t>
        </w:r>
      </w:ins>
      <w:del w:id="25" w:author="Lydia Maille" w:date="2024-04-07T09:50:00Z">
        <w:r w:rsidDel="00970AC7">
          <w:rPr>
            <w:rFonts w:ascii="Arial" w:hAnsi="Arial" w:cs="Arial"/>
            <w:sz w:val="24"/>
            <w:szCs w:val="24"/>
          </w:rPr>
          <w:delText>en</w:delText>
        </w:r>
      </w:del>
      <w:r>
        <w:rPr>
          <w:rFonts w:ascii="Arial" w:hAnsi="Arial" w:cs="Arial"/>
          <w:sz w:val="24"/>
          <w:szCs w:val="24"/>
        </w:rPr>
        <w:t xml:space="preserve"> finden. </w:t>
      </w:r>
      <w:r w:rsidR="0022314E">
        <w:rPr>
          <w:rFonts w:ascii="Arial" w:hAnsi="Arial" w:cs="Arial"/>
          <w:sz w:val="24"/>
          <w:szCs w:val="24"/>
        </w:rPr>
        <w:t xml:space="preserve">Ältere Menschen kaufen dort </w:t>
      </w:r>
      <w:ins w:id="26" w:author="Lydia Maille" w:date="2024-04-07T09:50:00Z">
        <w:r w:rsidR="00970AC7">
          <w:rPr>
            <w:rFonts w:ascii="Arial" w:hAnsi="Arial" w:cs="Arial"/>
            <w:sz w:val="24"/>
            <w:szCs w:val="24"/>
          </w:rPr>
          <w:t xml:space="preserve">oft </w:t>
        </w:r>
      </w:ins>
      <w:r w:rsidR="0022314E">
        <w:rPr>
          <w:rFonts w:ascii="Arial" w:hAnsi="Arial" w:cs="Arial"/>
          <w:sz w:val="24"/>
          <w:szCs w:val="24"/>
        </w:rPr>
        <w:t xml:space="preserve">Lebensmittel </w:t>
      </w:r>
      <w:r w:rsidR="0022314E" w:rsidRPr="00970AC7">
        <w:rPr>
          <w:rFonts w:ascii="Arial" w:hAnsi="Arial" w:cs="Arial"/>
          <w:strike/>
          <w:sz w:val="24"/>
          <w:szCs w:val="24"/>
          <w:rPrChange w:id="27" w:author="Lydia Maille" w:date="2024-04-07T09:50:00Z">
            <w:rPr>
              <w:rFonts w:ascii="Arial" w:hAnsi="Arial" w:cs="Arial"/>
              <w:sz w:val="24"/>
              <w:szCs w:val="24"/>
            </w:rPr>
          </w:rPrChange>
        </w:rPr>
        <w:t>oft</w:t>
      </w:r>
      <w:r w:rsidR="0022314E">
        <w:rPr>
          <w:rFonts w:ascii="Arial" w:hAnsi="Arial" w:cs="Arial"/>
          <w:sz w:val="24"/>
          <w:szCs w:val="24"/>
        </w:rPr>
        <w:t xml:space="preserve"> ein.</w:t>
      </w:r>
    </w:p>
    <w:p w14:paraId="2940E458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984C010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2D5E132" w14:textId="0266426C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C2750CF" w14:textId="69ED4583" w:rsidR="0007289E" w:rsidRDefault="0007289E" w:rsidP="0007289E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Fleischkonsum</w:t>
      </w:r>
    </w:p>
    <w:p w14:paraId="4ED4595E" w14:textId="5D584FB6" w:rsidR="00656400" w:rsidRPr="00656400" w:rsidRDefault="0022314E" w:rsidP="002231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Kantinen essen </w:t>
      </w:r>
      <w:ins w:id="28" w:author="Lydia Maille" w:date="2024-04-07T09:50:00Z">
        <w:r w:rsidR="00970AC7">
          <w:rPr>
            <w:rFonts w:ascii="Arial" w:hAnsi="Arial" w:cs="Arial"/>
            <w:sz w:val="24"/>
            <w:szCs w:val="24"/>
          </w:rPr>
          <w:t xml:space="preserve">die </w:t>
        </w:r>
      </w:ins>
      <w:r>
        <w:rPr>
          <w:rFonts w:ascii="Arial" w:hAnsi="Arial" w:cs="Arial"/>
          <w:sz w:val="24"/>
          <w:szCs w:val="24"/>
        </w:rPr>
        <w:t xml:space="preserve">Menschen oft Gerichte mit Fleisch, aber </w:t>
      </w:r>
      <w:ins w:id="29" w:author="Lydia Maille" w:date="2024-04-07T09:50:00Z">
        <w:r w:rsidR="00970AC7">
          <w:rPr>
            <w:rFonts w:ascii="Arial" w:hAnsi="Arial" w:cs="Arial"/>
            <w:sz w:val="24"/>
            <w:szCs w:val="24"/>
          </w:rPr>
          <w:t>v</w:t>
        </w:r>
      </w:ins>
      <w:del w:id="30" w:author="Lydia Maille" w:date="2024-04-07T09:50:00Z">
        <w:r w:rsidDel="00970AC7">
          <w:rPr>
            <w:rFonts w:ascii="Arial" w:hAnsi="Arial" w:cs="Arial"/>
            <w:sz w:val="24"/>
            <w:szCs w:val="24"/>
          </w:rPr>
          <w:delText>V</w:delText>
        </w:r>
      </w:del>
      <w:r>
        <w:rPr>
          <w:rFonts w:ascii="Arial" w:hAnsi="Arial" w:cs="Arial"/>
          <w:sz w:val="24"/>
          <w:szCs w:val="24"/>
        </w:rPr>
        <w:t xml:space="preserve">eganes Essen ist </w:t>
      </w:r>
      <w:ins w:id="31" w:author="Lydia Maille" w:date="2024-04-07T09:50:00Z">
        <w:r w:rsidR="00970AC7">
          <w:rPr>
            <w:rFonts w:ascii="Arial" w:hAnsi="Arial" w:cs="Arial"/>
            <w:sz w:val="24"/>
            <w:szCs w:val="24"/>
          </w:rPr>
          <w:t xml:space="preserve">heute </w:t>
        </w:r>
      </w:ins>
      <w:r>
        <w:rPr>
          <w:rFonts w:ascii="Arial" w:hAnsi="Arial" w:cs="Arial"/>
          <w:sz w:val="24"/>
          <w:szCs w:val="24"/>
        </w:rPr>
        <w:t>noch beliebt</w:t>
      </w:r>
      <w:ins w:id="32" w:author="Lydia Maille" w:date="2024-04-07T09:50:00Z">
        <w:r w:rsidR="00970AC7">
          <w:rPr>
            <w:rFonts w:ascii="Arial" w:hAnsi="Arial" w:cs="Arial"/>
            <w:sz w:val="24"/>
            <w:szCs w:val="24"/>
          </w:rPr>
          <w:t>er</w:t>
        </w:r>
      </w:ins>
      <w:r>
        <w:rPr>
          <w:rFonts w:ascii="Arial" w:hAnsi="Arial" w:cs="Arial"/>
          <w:sz w:val="24"/>
          <w:szCs w:val="24"/>
        </w:rPr>
        <w:t xml:space="preserve"> </w:t>
      </w:r>
      <w:ins w:id="33" w:author="Lydia Maille" w:date="2024-04-07T09:52:00Z">
        <w:r w:rsidR="00970AC7">
          <w:rPr>
            <w:rFonts w:ascii="Arial" w:hAnsi="Arial" w:cs="Arial"/>
            <w:sz w:val="24"/>
            <w:szCs w:val="24"/>
          </w:rPr>
          <w:t xml:space="preserve">/ wird immer beliebter </w:t>
        </w:r>
      </w:ins>
      <w:r w:rsidRPr="00970AC7">
        <w:rPr>
          <w:rFonts w:ascii="Arial" w:hAnsi="Arial" w:cs="Arial"/>
          <w:strike/>
          <w:sz w:val="24"/>
          <w:szCs w:val="24"/>
          <w:rPrChange w:id="34" w:author="Lydia Maille" w:date="2024-04-07T09:50:00Z">
            <w:rPr>
              <w:rFonts w:ascii="Arial" w:hAnsi="Arial" w:cs="Arial"/>
              <w:sz w:val="24"/>
              <w:szCs w:val="24"/>
            </w:rPr>
          </w:rPrChange>
        </w:rPr>
        <w:t>heute</w:t>
      </w:r>
      <w:r>
        <w:rPr>
          <w:rFonts w:ascii="Arial" w:hAnsi="Arial" w:cs="Arial"/>
          <w:sz w:val="24"/>
          <w:szCs w:val="24"/>
        </w:rPr>
        <w:t>.</w:t>
      </w:r>
    </w:p>
    <w:p w14:paraId="2B53E825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4CFDB034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2832682A" w14:textId="6285E0B2" w:rsidR="00577367" w:rsidRDefault="00CE79CA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F61E425" w14:textId="43753DA5" w:rsidR="0007289E" w:rsidRDefault="0007289E" w:rsidP="0007289E">
      <w:pPr>
        <w:pStyle w:val="Listenabsatz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deutsches Nationalgericht</w:t>
      </w:r>
      <w:r w:rsidR="00656400">
        <w:rPr>
          <w:rFonts w:ascii="Arial" w:hAnsi="Arial" w:cs="Arial"/>
          <w:sz w:val="24"/>
          <w:szCs w:val="24"/>
        </w:rPr>
        <w:t xml:space="preserve"> (national </w:t>
      </w:r>
      <w:proofErr w:type="spellStart"/>
      <w:r w:rsidR="00656400">
        <w:rPr>
          <w:rFonts w:ascii="Arial" w:hAnsi="Arial" w:cs="Arial"/>
          <w:sz w:val="24"/>
          <w:szCs w:val="24"/>
        </w:rPr>
        <w:t>dish</w:t>
      </w:r>
      <w:proofErr w:type="spellEnd"/>
      <w:r w:rsidR="00656400">
        <w:rPr>
          <w:rFonts w:ascii="Arial" w:hAnsi="Arial" w:cs="Arial"/>
          <w:sz w:val="24"/>
          <w:szCs w:val="24"/>
        </w:rPr>
        <w:t>)</w:t>
      </w:r>
    </w:p>
    <w:p w14:paraId="03CABC43" w14:textId="305980B2" w:rsidR="00656400" w:rsidDel="00970AC7" w:rsidRDefault="0022314E" w:rsidP="00656400">
      <w:pPr>
        <w:rPr>
          <w:del w:id="35" w:author="Lydia Maille" w:date="2024-04-07T09:51:00Z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</w:t>
      </w:r>
      <w:ins w:id="36" w:author="Lydia Maille" w:date="2024-04-07T09:50:00Z">
        <w:r w:rsidR="00970AC7">
          <w:rPr>
            <w:rFonts w:ascii="Arial" w:hAnsi="Arial" w:cs="Arial"/>
            <w:sz w:val="24"/>
            <w:szCs w:val="24"/>
          </w:rPr>
          <w:t>n</w:t>
        </w:r>
      </w:ins>
      <w:del w:id="37" w:author="Lydia Maille" w:date="2024-04-07T09:50:00Z">
        <w:r w:rsidDel="00970AC7">
          <w:rPr>
            <w:rFonts w:ascii="Arial" w:hAnsi="Arial" w:cs="Arial"/>
            <w:sz w:val="24"/>
            <w:szCs w:val="24"/>
          </w:rPr>
          <w:delText>m</w:delText>
        </w:r>
      </w:del>
      <w:r>
        <w:rPr>
          <w:rFonts w:ascii="Arial" w:hAnsi="Arial" w:cs="Arial"/>
          <w:sz w:val="24"/>
          <w:szCs w:val="24"/>
        </w:rPr>
        <w:t xml:space="preserve"> Deutschland </w:t>
      </w:r>
      <w:r w:rsidRPr="0022314E">
        <w:rPr>
          <w:rFonts w:ascii="Arial" w:hAnsi="Arial" w:cs="Arial"/>
          <w:sz w:val="24"/>
          <w:szCs w:val="24"/>
        </w:rPr>
        <w:t xml:space="preserve">kann Essen </w:t>
      </w:r>
      <w:r w:rsidRPr="00970AC7">
        <w:rPr>
          <w:rFonts w:ascii="Arial" w:hAnsi="Arial" w:cs="Arial"/>
          <w:strike/>
          <w:sz w:val="24"/>
          <w:szCs w:val="24"/>
          <w:rPrChange w:id="38" w:author="Lydia Maille" w:date="2024-04-07T09:50:00Z">
            <w:rPr>
              <w:rFonts w:ascii="Arial" w:hAnsi="Arial" w:cs="Arial"/>
              <w:sz w:val="24"/>
              <w:szCs w:val="24"/>
            </w:rPr>
          </w:rPrChange>
        </w:rPr>
        <w:t>anders</w:t>
      </w:r>
      <w:r w:rsidRPr="0022314E">
        <w:rPr>
          <w:rFonts w:ascii="Arial" w:hAnsi="Arial" w:cs="Arial"/>
          <w:sz w:val="24"/>
          <w:szCs w:val="24"/>
        </w:rPr>
        <w:t xml:space="preserve"> </w:t>
      </w:r>
      <w:ins w:id="39" w:author="Lydia Maille" w:date="2024-04-07T09:50:00Z">
        <w:r w:rsidR="00970AC7">
          <w:rPr>
            <w:rFonts w:ascii="Arial" w:hAnsi="Arial" w:cs="Arial"/>
            <w:sz w:val="24"/>
            <w:szCs w:val="24"/>
          </w:rPr>
          <w:t xml:space="preserve">unterschiedlich </w:t>
        </w:r>
      </w:ins>
      <w:r w:rsidRPr="0022314E">
        <w:rPr>
          <w:rFonts w:ascii="Arial" w:hAnsi="Arial" w:cs="Arial"/>
          <w:sz w:val="24"/>
          <w:szCs w:val="24"/>
        </w:rPr>
        <w:t>sein</w:t>
      </w:r>
      <w:r w:rsidR="00B356F7">
        <w:rPr>
          <w:rFonts w:ascii="Arial" w:hAnsi="Arial" w:cs="Arial"/>
          <w:sz w:val="24"/>
          <w:szCs w:val="24"/>
        </w:rPr>
        <w:t>. D</w:t>
      </w:r>
      <w:r>
        <w:rPr>
          <w:rFonts w:ascii="Arial" w:hAnsi="Arial" w:cs="Arial"/>
          <w:sz w:val="24"/>
          <w:szCs w:val="24"/>
        </w:rPr>
        <w:t>as</w:t>
      </w:r>
      <w:r w:rsidR="00B356F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Lieblingsg</w:t>
      </w:r>
      <w:r w:rsidR="00B356F7">
        <w:rPr>
          <w:rFonts w:ascii="Arial" w:hAnsi="Arial" w:cs="Arial"/>
          <w:sz w:val="24"/>
          <w:szCs w:val="24"/>
        </w:rPr>
        <w:t xml:space="preserve">ericht </w:t>
      </w:r>
      <w:r>
        <w:rPr>
          <w:rFonts w:ascii="Arial" w:hAnsi="Arial" w:cs="Arial"/>
          <w:sz w:val="24"/>
          <w:szCs w:val="24"/>
        </w:rPr>
        <w:t xml:space="preserve">ist </w:t>
      </w:r>
      <w:ins w:id="40" w:author="Lydia Maille" w:date="2024-04-07T09:50:00Z">
        <w:r w:rsidR="00970AC7">
          <w:rPr>
            <w:rFonts w:ascii="Arial" w:hAnsi="Arial" w:cs="Arial"/>
            <w:sz w:val="24"/>
            <w:szCs w:val="24"/>
          </w:rPr>
          <w:t>i</w:t>
        </w:r>
      </w:ins>
      <w:del w:id="41" w:author="Lydia Maille" w:date="2024-04-07T09:50:00Z">
        <w:r w:rsidDel="00970AC7">
          <w:rPr>
            <w:rFonts w:ascii="Arial" w:hAnsi="Arial" w:cs="Arial"/>
            <w:sz w:val="24"/>
            <w:szCs w:val="24"/>
          </w:rPr>
          <w:delText>I</w:delText>
        </w:r>
      </w:del>
      <w:r>
        <w:rPr>
          <w:rFonts w:ascii="Arial" w:hAnsi="Arial" w:cs="Arial"/>
          <w:sz w:val="24"/>
          <w:szCs w:val="24"/>
        </w:rPr>
        <w:t>talien</w:t>
      </w:r>
      <w:ins w:id="42" w:author="Lydia Maille" w:date="2024-04-07T09:50:00Z">
        <w:r w:rsidR="00970AC7">
          <w:rPr>
            <w:rFonts w:ascii="Arial" w:hAnsi="Arial" w:cs="Arial"/>
            <w:sz w:val="24"/>
            <w:szCs w:val="24"/>
          </w:rPr>
          <w:t>isches</w:t>
        </w:r>
      </w:ins>
      <w:del w:id="43" w:author="Lydia Maille" w:date="2024-04-07T09:50:00Z">
        <w:r w:rsidDel="00970AC7">
          <w:rPr>
            <w:rFonts w:ascii="Arial" w:hAnsi="Arial" w:cs="Arial"/>
            <w:sz w:val="24"/>
            <w:szCs w:val="24"/>
          </w:rPr>
          <w:delText>er</w:delText>
        </w:r>
      </w:del>
      <w:r>
        <w:rPr>
          <w:rFonts w:ascii="Arial" w:hAnsi="Arial" w:cs="Arial"/>
          <w:sz w:val="24"/>
          <w:szCs w:val="24"/>
        </w:rPr>
        <w:t xml:space="preserve"> Essen</w:t>
      </w:r>
      <w:r w:rsidRPr="0022314E">
        <w:rPr>
          <w:rFonts w:ascii="Arial" w:hAnsi="Arial" w:cs="Arial"/>
          <w:sz w:val="24"/>
          <w:szCs w:val="24"/>
        </w:rPr>
        <w:t>: Pizza</w:t>
      </w:r>
      <w:r>
        <w:rPr>
          <w:rFonts w:ascii="Arial" w:hAnsi="Arial" w:cs="Arial"/>
          <w:sz w:val="24"/>
          <w:szCs w:val="24"/>
        </w:rPr>
        <w:t xml:space="preserve"> und Pasta; und d</w:t>
      </w:r>
      <w:r w:rsidRPr="0022314E">
        <w:rPr>
          <w:rFonts w:ascii="Arial" w:hAnsi="Arial" w:cs="Arial"/>
          <w:sz w:val="24"/>
          <w:szCs w:val="24"/>
        </w:rPr>
        <w:t xml:space="preserve">er beliebteste Snack </w:t>
      </w:r>
      <w:r>
        <w:rPr>
          <w:rFonts w:ascii="Arial" w:hAnsi="Arial" w:cs="Arial"/>
          <w:sz w:val="24"/>
          <w:szCs w:val="24"/>
        </w:rPr>
        <w:t>ist ei</w:t>
      </w:r>
      <w:ins w:id="44" w:author="Lydia Maille" w:date="2024-04-07T09:51:00Z">
        <w:r w:rsidR="00970AC7">
          <w:rPr>
            <w:rFonts w:ascii="Arial" w:hAnsi="Arial" w:cs="Arial"/>
            <w:sz w:val="24"/>
            <w:szCs w:val="24"/>
          </w:rPr>
          <w:t>n</w:t>
        </w:r>
      </w:ins>
      <w:del w:id="45" w:author="Lydia Maille" w:date="2024-04-07T09:51:00Z">
        <w:r w:rsidDel="00970AC7">
          <w:rPr>
            <w:rFonts w:ascii="Arial" w:hAnsi="Arial" w:cs="Arial"/>
            <w:sz w:val="24"/>
            <w:szCs w:val="24"/>
          </w:rPr>
          <w:delText>ne</w:delText>
        </w:r>
      </w:del>
      <w:r w:rsidR="00B356F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tü</w:t>
      </w:r>
      <w:r w:rsidR="00B356F7">
        <w:rPr>
          <w:rFonts w:ascii="Arial" w:hAnsi="Arial" w:cs="Arial"/>
          <w:sz w:val="24"/>
          <w:szCs w:val="24"/>
        </w:rPr>
        <w:t>rkis</w:t>
      </w:r>
      <w:r>
        <w:rPr>
          <w:rFonts w:ascii="Arial" w:hAnsi="Arial" w:cs="Arial"/>
          <w:sz w:val="24"/>
          <w:szCs w:val="24"/>
        </w:rPr>
        <w:t>c</w:t>
      </w:r>
      <w:r w:rsidR="00B356F7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es Gericht</w:t>
      </w:r>
      <w:r w:rsidR="00B356F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namens Döner Kebab.</w:t>
      </w:r>
      <w:ins w:id="46" w:author="Lydia Maille" w:date="2024-04-07T09:52:00Z">
        <w:r w:rsidR="00970AC7">
          <w:rPr>
            <w:rFonts w:ascii="Arial" w:hAnsi="Arial" w:cs="Arial"/>
            <w:sz w:val="24"/>
            <w:szCs w:val="24"/>
          </w:rPr>
          <w:t xml:space="preserve"> / Es gibt kein deutsch</w:t>
        </w:r>
      </w:ins>
      <w:ins w:id="47" w:author="Lydia Maille" w:date="2024-04-07T09:53:00Z">
        <w:r w:rsidR="00970AC7">
          <w:rPr>
            <w:rFonts w:ascii="Arial" w:hAnsi="Arial" w:cs="Arial"/>
            <w:sz w:val="24"/>
            <w:szCs w:val="24"/>
          </w:rPr>
          <w:t>es Nationalgericht, weil sich die Gerichte von Region zu Region unterscheiden.</w:t>
        </w:r>
      </w:ins>
    </w:p>
    <w:p w14:paraId="1865A75A" w14:textId="77777777" w:rsidR="00656400" w:rsidRPr="00656400" w:rsidRDefault="00656400" w:rsidP="00656400">
      <w:pPr>
        <w:rPr>
          <w:rFonts w:ascii="Arial" w:hAnsi="Arial" w:cs="Arial"/>
          <w:sz w:val="24"/>
          <w:szCs w:val="24"/>
        </w:rPr>
      </w:pPr>
    </w:p>
    <w:p w14:paraId="397A15EA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BA78DDF" w14:textId="77777777" w:rsidR="0007289E" w:rsidRDefault="0007289E" w:rsidP="000728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7B70992" w14:textId="6CBFEE00" w:rsidR="0007289E" w:rsidRDefault="00CE79CA">
      <w:r>
        <w:t>__________________________________________________________________________________</w:t>
      </w:r>
    </w:p>
    <w:sectPr w:rsidR="0007289E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B983A" w14:textId="77777777" w:rsidR="006E7FE6" w:rsidRDefault="006E7FE6">
      <w:pPr>
        <w:spacing w:after="0" w:line="240" w:lineRule="auto"/>
      </w:pPr>
      <w:r>
        <w:separator/>
      </w:r>
    </w:p>
  </w:endnote>
  <w:endnote w:type="continuationSeparator" w:id="0">
    <w:p w14:paraId="1C08C238" w14:textId="77777777" w:rsidR="006E7FE6" w:rsidRDefault="006E7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CE416" w14:textId="77777777" w:rsidR="006E7FE6" w:rsidRDefault="006E7FE6">
      <w:pPr>
        <w:spacing w:after="0" w:line="240" w:lineRule="auto"/>
      </w:pPr>
      <w:r>
        <w:separator/>
      </w:r>
    </w:p>
  </w:footnote>
  <w:footnote w:type="continuationSeparator" w:id="0">
    <w:p w14:paraId="145F25A3" w14:textId="77777777" w:rsidR="006E7FE6" w:rsidRDefault="006E7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80E6" w14:textId="77777777" w:rsidR="00BE454B" w:rsidRDefault="00BE454B">
    <w:pPr>
      <w:pStyle w:val="Kopfzeile"/>
    </w:pPr>
  </w:p>
  <w:p w14:paraId="4B75B73E" w14:textId="2EE693C4" w:rsidR="00BE454B" w:rsidRPr="00E865B6" w:rsidRDefault="007C68BE">
    <w:pPr>
      <w:pStyle w:val="Kopfzeile"/>
      <w:rPr>
        <w:rFonts w:ascii="Arial" w:hAnsi="Arial" w:cs="Arial"/>
        <w:sz w:val="20"/>
        <w:szCs w:val="20"/>
      </w:rPr>
    </w:pPr>
    <w:r w:rsidRPr="00E865B6">
      <w:rPr>
        <w:rFonts w:ascii="Arial" w:hAnsi="Arial" w:cs="Arial"/>
        <w:sz w:val="20"/>
        <w:szCs w:val="20"/>
      </w:rPr>
      <w:t xml:space="preserve">Test Hörverstehen                                                         Name: </w:t>
    </w:r>
    <w:r w:rsidR="00656400">
      <w:rPr>
        <w:rFonts w:ascii="Arial" w:hAnsi="Arial" w:cs="Arial"/>
        <w:sz w:val="20"/>
        <w:szCs w:val="20"/>
      </w:rPr>
      <w:t xml:space="preserve">Anton </w:t>
    </w:r>
    <w:proofErr w:type="spellStart"/>
    <w:r w:rsidR="00656400">
      <w:rPr>
        <w:rFonts w:ascii="Arial" w:hAnsi="Arial" w:cs="Arial"/>
        <w:sz w:val="20"/>
        <w:szCs w:val="20"/>
      </w:rPr>
      <w:t>Zaitsev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A78AA"/>
    <w:multiLevelType w:val="hybridMultilevel"/>
    <w:tmpl w:val="400C92EA"/>
    <w:lvl w:ilvl="0" w:tplc="90E8AA7E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67574"/>
    <w:multiLevelType w:val="hybridMultilevel"/>
    <w:tmpl w:val="E830FCB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218075">
    <w:abstractNumId w:val="1"/>
  </w:num>
  <w:num w:numId="2" w16cid:durableId="15736559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dia Maille">
    <w15:presenceInfo w15:providerId="Windows Live" w15:userId="b757f653086b9e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9E"/>
    <w:rsid w:val="0007289E"/>
    <w:rsid w:val="0022314E"/>
    <w:rsid w:val="004E0A3E"/>
    <w:rsid w:val="00577367"/>
    <w:rsid w:val="00656400"/>
    <w:rsid w:val="006E7FE6"/>
    <w:rsid w:val="00711D28"/>
    <w:rsid w:val="007C68BE"/>
    <w:rsid w:val="00970AC7"/>
    <w:rsid w:val="00B356F7"/>
    <w:rsid w:val="00BE454B"/>
    <w:rsid w:val="00C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104FC"/>
  <w15:chartTrackingRefBased/>
  <w15:docId w15:val="{C15B72A5-6A0A-A045-8936-87A911E6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289E"/>
    <w:pPr>
      <w:spacing w:after="160" w:line="259" w:lineRule="auto"/>
    </w:pPr>
    <w:rPr>
      <w:kern w:val="0"/>
      <w:sz w:val="22"/>
      <w:szCs w:val="22"/>
      <w:lang w:val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728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289E"/>
    <w:rPr>
      <w:kern w:val="0"/>
      <w:sz w:val="22"/>
      <w:szCs w:val="22"/>
      <w:lang w:val="de-DE"/>
      <w14:ligatures w14:val="none"/>
    </w:rPr>
  </w:style>
  <w:style w:type="paragraph" w:styleId="Listenabsatz">
    <w:name w:val="List Paragraph"/>
    <w:basedOn w:val="Standard"/>
    <w:uiPriority w:val="34"/>
    <w:qFormat/>
    <w:rsid w:val="0007289E"/>
    <w:pPr>
      <w:ind w:left="720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65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400"/>
    <w:rPr>
      <w:kern w:val="0"/>
      <w:sz w:val="22"/>
      <w:szCs w:val="22"/>
      <w:lang w:val="de-DE"/>
      <w14:ligatures w14:val="none"/>
    </w:rPr>
  </w:style>
  <w:style w:type="paragraph" w:styleId="berarbeitung">
    <w:name w:val="Revision"/>
    <w:hidden/>
    <w:uiPriority w:val="99"/>
    <w:semiHidden/>
    <w:rsid w:val="00970AC7"/>
    <w:rPr>
      <w:kern w:val="0"/>
      <w:sz w:val="22"/>
      <w:szCs w:val="22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6</cp:revision>
  <dcterms:created xsi:type="dcterms:W3CDTF">2023-04-12T06:38:00Z</dcterms:created>
  <dcterms:modified xsi:type="dcterms:W3CDTF">2024-04-07T07:53:00Z</dcterms:modified>
</cp:coreProperties>
</file>