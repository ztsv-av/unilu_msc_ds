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E4FF" w14:textId="18F11D9A" w:rsidR="00454D81" w:rsidRDefault="00DF2002">
      <w:pPr>
        <w:rPr>
          <w:rFonts w:ascii="Arial" w:hAnsi="Arial" w:cs="Arial"/>
          <w:sz w:val="24"/>
          <w:szCs w:val="24"/>
          <w:lang w:val="de-DE"/>
        </w:rPr>
      </w:pPr>
      <w:r w:rsidRPr="00DF2002">
        <w:rPr>
          <w:rFonts w:ascii="Arial" w:hAnsi="Arial" w:cs="Arial"/>
          <w:sz w:val="24"/>
          <w:szCs w:val="24"/>
          <w:lang w:val="de-DE"/>
        </w:rPr>
        <w:t>Ich studiere Datenwissenschaft. Mein Bachelor</w:t>
      </w:r>
      <w:r>
        <w:rPr>
          <w:rFonts w:ascii="Arial" w:hAnsi="Arial" w:cs="Arial"/>
          <w:sz w:val="24"/>
          <w:szCs w:val="24"/>
          <w:lang w:val="de-DE"/>
        </w:rPr>
        <w:t>-Abschluss</w:t>
      </w:r>
      <w:r w:rsidRPr="00DF2002">
        <w:rPr>
          <w:rFonts w:ascii="Arial" w:hAnsi="Arial" w:cs="Arial"/>
          <w:sz w:val="24"/>
          <w:szCs w:val="24"/>
          <w:lang w:val="de-DE"/>
        </w:rPr>
        <w:t xml:space="preserve"> ist</w:t>
      </w:r>
      <w:r>
        <w:rPr>
          <w:rFonts w:ascii="Arial" w:hAnsi="Arial" w:cs="Arial"/>
          <w:sz w:val="24"/>
          <w:szCs w:val="24"/>
          <w:lang w:val="de-DE"/>
        </w:rPr>
        <w:t xml:space="preserve"> Informatik. Ich habe mich für diese Abschlüsse entschieden, weil ich Programmieren </w:t>
      </w:r>
      <w:r w:rsidRPr="00DF2002">
        <w:rPr>
          <w:rFonts w:ascii="Arial" w:hAnsi="Arial" w:cs="Arial"/>
          <w:sz w:val="24"/>
          <w:szCs w:val="24"/>
          <w:lang w:val="de-DE"/>
        </w:rPr>
        <w:t>faszinierend</w:t>
      </w:r>
      <w:r>
        <w:rPr>
          <w:rFonts w:ascii="Arial" w:hAnsi="Arial" w:cs="Arial"/>
          <w:sz w:val="24"/>
          <w:szCs w:val="24"/>
          <w:lang w:val="de-DE"/>
        </w:rPr>
        <w:t xml:space="preserve"> und fesselnd finde. Außerdem </w:t>
      </w:r>
      <w:r w:rsidRPr="00903790">
        <w:rPr>
          <w:rFonts w:ascii="Arial" w:hAnsi="Arial" w:cs="Arial"/>
          <w:strike/>
          <w:sz w:val="24"/>
          <w:szCs w:val="24"/>
          <w:lang w:val="de-DE"/>
          <w:rPrChange w:id="0" w:author="Lydia Maille" w:date="2023-10-31T17:20:00Z">
            <w:rPr>
              <w:rFonts w:ascii="Arial" w:hAnsi="Arial" w:cs="Arial"/>
              <w:sz w:val="24"/>
              <w:szCs w:val="24"/>
              <w:lang w:val="de-DE"/>
            </w:rPr>
          </w:rPrChange>
        </w:rPr>
        <w:t>gerne ich Daten</w:t>
      </w:r>
      <w:r w:rsidRPr="00DF2002">
        <w:rPr>
          <w:rFonts w:ascii="Arial" w:hAnsi="Arial" w:cs="Arial"/>
          <w:sz w:val="24"/>
          <w:szCs w:val="24"/>
          <w:lang w:val="de-DE"/>
        </w:rPr>
        <w:t xml:space="preserve"> manipuliere and untersuche</w:t>
      </w:r>
      <w:ins w:id="1" w:author="Lydia Maille" w:date="2023-10-31T17:20:00Z">
        <w:r w:rsidR="00903790">
          <w:rPr>
            <w:rFonts w:ascii="Arial" w:hAnsi="Arial" w:cs="Arial"/>
            <w:sz w:val="24"/>
            <w:szCs w:val="24"/>
            <w:lang w:val="de-DE"/>
          </w:rPr>
          <w:t xml:space="preserve"> ich gern Daten</w:t>
        </w:r>
      </w:ins>
      <w:r>
        <w:rPr>
          <w:rFonts w:ascii="Arial" w:hAnsi="Arial" w:cs="Arial"/>
          <w:sz w:val="24"/>
          <w:szCs w:val="24"/>
          <w:lang w:val="de-DE"/>
        </w:rPr>
        <w:t xml:space="preserve">. Es ist nicht einfach, </w:t>
      </w:r>
      <w:r w:rsidR="004C67E3">
        <w:rPr>
          <w:rFonts w:ascii="Arial" w:hAnsi="Arial" w:cs="Arial"/>
          <w:sz w:val="24"/>
          <w:szCs w:val="24"/>
          <w:lang w:val="de-DE"/>
        </w:rPr>
        <w:t xml:space="preserve">weil es viel Mathematik gibt, </w:t>
      </w:r>
      <w:r>
        <w:rPr>
          <w:rFonts w:ascii="Arial" w:hAnsi="Arial" w:cs="Arial"/>
          <w:sz w:val="24"/>
          <w:szCs w:val="24"/>
          <w:lang w:val="de-DE"/>
        </w:rPr>
        <w:t xml:space="preserve">aber </w:t>
      </w:r>
      <w:ins w:id="2" w:author="Lydia Maille" w:date="2023-10-31T17:20:00Z">
        <w:r w:rsidR="00903790">
          <w:rPr>
            <w:rFonts w:ascii="Arial" w:hAnsi="Arial" w:cs="Arial"/>
            <w:sz w:val="24"/>
            <w:szCs w:val="24"/>
            <w:lang w:val="de-DE"/>
          </w:rPr>
          <w:t xml:space="preserve">es ist </w:t>
        </w:r>
      </w:ins>
      <w:r>
        <w:rPr>
          <w:rFonts w:ascii="Arial" w:hAnsi="Arial" w:cs="Arial"/>
          <w:sz w:val="24"/>
          <w:szCs w:val="24"/>
          <w:lang w:val="de-DE"/>
        </w:rPr>
        <w:t xml:space="preserve">sehr interessant. </w:t>
      </w:r>
    </w:p>
    <w:p w14:paraId="68CF2FD3" w14:textId="75B54589" w:rsidR="004C67E3" w:rsidRPr="00BA59A6" w:rsidRDefault="004C67E3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Ich denke, dass </w:t>
      </w:r>
      <w:r w:rsidRPr="004C67E3">
        <w:rPr>
          <w:rFonts w:ascii="Arial" w:hAnsi="Arial" w:cs="Arial"/>
          <w:sz w:val="24"/>
          <w:szCs w:val="24"/>
          <w:lang w:val="de-DE"/>
        </w:rPr>
        <w:t>ich heute n</w:t>
      </w:r>
      <w:r>
        <w:rPr>
          <w:rFonts w:ascii="Arial" w:hAnsi="Arial" w:cs="Arial"/>
          <w:sz w:val="24"/>
          <w:szCs w:val="24"/>
          <w:lang w:val="de-DE"/>
        </w:rPr>
        <w:t xml:space="preserve">och einmal </w:t>
      </w:r>
      <w:r w:rsidRPr="00DF2002">
        <w:rPr>
          <w:rFonts w:ascii="Arial" w:hAnsi="Arial" w:cs="Arial"/>
          <w:sz w:val="24"/>
          <w:szCs w:val="24"/>
          <w:lang w:val="de-DE"/>
        </w:rPr>
        <w:t>Datenwissenschaft</w:t>
      </w:r>
      <w:r>
        <w:rPr>
          <w:rFonts w:ascii="Arial" w:hAnsi="Arial" w:cs="Arial"/>
          <w:sz w:val="24"/>
          <w:szCs w:val="24"/>
          <w:lang w:val="de-DE"/>
        </w:rPr>
        <w:t xml:space="preserve"> auswählen würde. </w:t>
      </w:r>
      <w:r w:rsidRPr="00DF2002">
        <w:rPr>
          <w:rFonts w:ascii="Arial" w:hAnsi="Arial" w:cs="Arial"/>
          <w:sz w:val="24"/>
          <w:szCs w:val="24"/>
          <w:lang w:val="de-DE"/>
        </w:rPr>
        <w:t>Datenwissenschaft</w:t>
      </w:r>
      <w:r>
        <w:rPr>
          <w:rFonts w:ascii="Arial" w:hAnsi="Arial" w:cs="Arial"/>
          <w:sz w:val="24"/>
          <w:szCs w:val="24"/>
          <w:lang w:val="de-DE"/>
        </w:rPr>
        <w:t xml:space="preserve"> beinhaltet </w:t>
      </w:r>
      <w:r w:rsidRPr="004C67E3">
        <w:rPr>
          <w:rFonts w:ascii="Arial" w:hAnsi="Arial" w:cs="Arial"/>
          <w:sz w:val="24"/>
          <w:szCs w:val="24"/>
          <w:lang w:val="de-DE"/>
        </w:rPr>
        <w:t>künstliche Intelligenz</w:t>
      </w:r>
      <w:r>
        <w:rPr>
          <w:rFonts w:ascii="Arial" w:hAnsi="Arial" w:cs="Arial"/>
          <w:sz w:val="24"/>
          <w:szCs w:val="24"/>
          <w:lang w:val="de-DE"/>
        </w:rPr>
        <w:t xml:space="preserve">, die </w:t>
      </w:r>
      <w:r w:rsidRPr="00BA59A6">
        <w:rPr>
          <w:rFonts w:ascii="Arial" w:hAnsi="Arial" w:cs="Arial"/>
          <w:sz w:val="24"/>
          <w:szCs w:val="24"/>
          <w:lang w:val="de-DE"/>
        </w:rPr>
        <w:t>heute äußerst beliebt ist.</w:t>
      </w:r>
      <w:r w:rsidR="00BA59A6" w:rsidRPr="00BA59A6">
        <w:rPr>
          <w:rFonts w:ascii="Arial" w:hAnsi="Arial" w:cs="Arial"/>
          <w:sz w:val="24"/>
          <w:szCs w:val="24"/>
          <w:lang w:val="de-DE"/>
        </w:rPr>
        <w:t xml:space="preserve"> D</w:t>
      </w:r>
      <w:r w:rsidR="00BA59A6">
        <w:rPr>
          <w:rFonts w:ascii="Arial" w:hAnsi="Arial" w:cs="Arial"/>
          <w:sz w:val="24"/>
          <w:szCs w:val="24"/>
          <w:lang w:val="de-DE"/>
        </w:rPr>
        <w:t>as ist ein großer Vorteil.</w:t>
      </w:r>
    </w:p>
    <w:p w14:paraId="5A9B5AF8" w14:textId="437B6A11" w:rsidR="004C67E3" w:rsidRDefault="004C67E3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Die a</w:t>
      </w:r>
      <w:r w:rsidRPr="004C67E3">
        <w:rPr>
          <w:rFonts w:ascii="Arial" w:hAnsi="Arial" w:cs="Arial"/>
          <w:sz w:val="24"/>
          <w:szCs w:val="24"/>
          <w:lang w:val="de-DE"/>
        </w:rPr>
        <w:t>ndere</w:t>
      </w:r>
      <w:r>
        <w:rPr>
          <w:rFonts w:ascii="Arial" w:hAnsi="Arial" w:cs="Arial"/>
          <w:sz w:val="24"/>
          <w:szCs w:val="24"/>
          <w:lang w:val="de-DE"/>
        </w:rPr>
        <w:t>n</w:t>
      </w:r>
      <w:r w:rsidRPr="004C67E3">
        <w:rPr>
          <w:rFonts w:ascii="Arial" w:hAnsi="Arial" w:cs="Arial"/>
          <w:sz w:val="24"/>
          <w:szCs w:val="24"/>
          <w:lang w:val="de-DE"/>
        </w:rPr>
        <w:t xml:space="preserve"> Studienrichtungen, die mich interessieren,</w:t>
      </w:r>
      <w:r>
        <w:rPr>
          <w:rFonts w:ascii="Arial" w:hAnsi="Arial" w:cs="Arial"/>
          <w:sz w:val="24"/>
          <w:szCs w:val="24"/>
          <w:lang w:val="de-DE"/>
        </w:rPr>
        <w:t xml:space="preserve"> sind Mathematik (aber</w:t>
      </w:r>
      <w:r w:rsidR="00BA59A6">
        <w:rPr>
          <w:rFonts w:ascii="Arial" w:hAnsi="Arial" w:cs="Arial"/>
          <w:sz w:val="24"/>
          <w:szCs w:val="24"/>
          <w:lang w:val="de-DE"/>
        </w:rPr>
        <w:t xml:space="preserve"> reine Mathematik ist zu schw</w:t>
      </w:r>
      <w:ins w:id="3" w:author="Lydia Maille" w:date="2023-10-31T17:23:00Z">
        <w:r w:rsidR="00903790">
          <w:rPr>
            <w:rFonts w:ascii="Arial" w:hAnsi="Arial" w:cs="Arial"/>
            <w:sz w:val="24"/>
            <w:szCs w:val="24"/>
            <w:lang w:val="de-DE"/>
          </w:rPr>
          <w:t>ie</w:t>
        </w:r>
      </w:ins>
      <w:del w:id="4" w:author="Lydia Maille" w:date="2023-10-31T17:23:00Z">
        <w:r w:rsidR="00BA59A6" w:rsidDel="00903790">
          <w:rPr>
            <w:rFonts w:ascii="Arial" w:hAnsi="Arial" w:cs="Arial"/>
            <w:sz w:val="24"/>
            <w:szCs w:val="24"/>
            <w:lang w:val="de-DE"/>
          </w:rPr>
          <w:delText>ei</w:delText>
        </w:r>
      </w:del>
      <w:r w:rsidR="00BA59A6">
        <w:rPr>
          <w:rFonts w:ascii="Arial" w:hAnsi="Arial" w:cs="Arial"/>
          <w:sz w:val="24"/>
          <w:szCs w:val="24"/>
          <w:lang w:val="de-DE"/>
        </w:rPr>
        <w:t>rig)</w:t>
      </w:r>
      <w:r>
        <w:rPr>
          <w:rFonts w:ascii="Arial" w:hAnsi="Arial" w:cs="Arial"/>
          <w:sz w:val="24"/>
          <w:szCs w:val="24"/>
          <w:lang w:val="de-DE"/>
        </w:rPr>
        <w:t xml:space="preserve">, </w:t>
      </w:r>
      <w:r w:rsidRPr="004C67E3">
        <w:rPr>
          <w:rFonts w:ascii="Arial" w:hAnsi="Arial" w:cs="Arial"/>
          <w:sz w:val="24"/>
          <w:szCs w:val="24"/>
          <w:lang w:val="de-DE"/>
        </w:rPr>
        <w:t xml:space="preserve">Psychologie </w:t>
      </w:r>
      <w:r>
        <w:rPr>
          <w:rFonts w:ascii="Arial" w:hAnsi="Arial" w:cs="Arial"/>
          <w:sz w:val="24"/>
          <w:szCs w:val="24"/>
          <w:lang w:val="de-DE"/>
        </w:rPr>
        <w:t>und</w:t>
      </w:r>
      <w:r w:rsidRPr="004C67E3">
        <w:rPr>
          <w:rFonts w:ascii="Arial" w:hAnsi="Arial" w:cs="Arial"/>
          <w:sz w:val="24"/>
          <w:szCs w:val="24"/>
          <w:lang w:val="de-DE"/>
        </w:rPr>
        <w:t xml:space="preserve"> Philosophie</w:t>
      </w:r>
      <w:r>
        <w:rPr>
          <w:rFonts w:ascii="Arial" w:hAnsi="Arial" w:cs="Arial"/>
          <w:sz w:val="24"/>
          <w:szCs w:val="24"/>
          <w:lang w:val="de-DE"/>
        </w:rPr>
        <w:t>.</w:t>
      </w:r>
    </w:p>
    <w:p w14:paraId="654B99C9" w14:textId="1538B3FC" w:rsidR="00BA59A6" w:rsidRPr="005C22FD" w:rsidRDefault="00BA59A6">
      <w:pPr>
        <w:rPr>
          <w:rFonts w:ascii="Arial" w:hAnsi="Arial" w:cs="Arial"/>
          <w:sz w:val="24"/>
          <w:szCs w:val="24"/>
          <w:lang w:val="de-DE"/>
        </w:rPr>
      </w:pPr>
      <w:proofErr w:type="gramStart"/>
      <w:r w:rsidRPr="00903790">
        <w:rPr>
          <w:rFonts w:ascii="Arial" w:hAnsi="Arial" w:cs="Arial"/>
          <w:strike/>
          <w:sz w:val="24"/>
          <w:szCs w:val="24"/>
          <w:lang w:val="de-DE"/>
          <w:rPrChange w:id="5" w:author="Lydia Maille" w:date="2023-10-31T17:21:00Z">
            <w:rPr>
              <w:rFonts w:ascii="Arial" w:hAnsi="Arial" w:cs="Arial"/>
              <w:sz w:val="24"/>
              <w:szCs w:val="24"/>
              <w:lang w:val="de-DE"/>
            </w:rPr>
          </w:rPrChange>
        </w:rPr>
        <w:t>Einer Fact</w:t>
      </w:r>
      <w:proofErr w:type="gramEnd"/>
      <w:r w:rsidRPr="00903790">
        <w:rPr>
          <w:rFonts w:ascii="Arial" w:hAnsi="Arial" w:cs="Arial"/>
          <w:strike/>
          <w:sz w:val="24"/>
          <w:szCs w:val="24"/>
          <w:lang w:val="de-DE"/>
          <w:rPrChange w:id="6" w:author="Lydia Maille" w:date="2023-10-31T17:21:00Z">
            <w:rPr>
              <w:rFonts w:ascii="Arial" w:hAnsi="Arial" w:cs="Arial"/>
              <w:sz w:val="24"/>
              <w:szCs w:val="24"/>
              <w:lang w:val="de-DE"/>
            </w:rPr>
          </w:rPrChange>
        </w:rPr>
        <w:t xml:space="preserve"> bei</w:t>
      </w:r>
      <w:r>
        <w:rPr>
          <w:rFonts w:ascii="Arial" w:hAnsi="Arial" w:cs="Arial"/>
          <w:sz w:val="24"/>
          <w:szCs w:val="24"/>
          <w:lang w:val="de-DE"/>
        </w:rPr>
        <w:t xml:space="preserve"> </w:t>
      </w:r>
      <w:ins w:id="7" w:author="Lydia Maille" w:date="2023-10-31T17:21:00Z">
        <w:r w:rsidR="00903790">
          <w:rPr>
            <w:rFonts w:ascii="Arial" w:hAnsi="Arial" w:cs="Arial"/>
            <w:sz w:val="24"/>
            <w:szCs w:val="24"/>
            <w:lang w:val="de-DE"/>
          </w:rPr>
          <w:t xml:space="preserve">Ein Vorteil von </w:t>
        </w:r>
      </w:ins>
      <w:r>
        <w:rPr>
          <w:rFonts w:ascii="Arial" w:hAnsi="Arial" w:cs="Arial"/>
          <w:sz w:val="24"/>
          <w:szCs w:val="24"/>
          <w:lang w:val="de-DE"/>
        </w:rPr>
        <w:t>Datenwissenschaft ist, dass es</w:t>
      </w:r>
      <w:r w:rsidR="005C22FD">
        <w:rPr>
          <w:rFonts w:ascii="Arial" w:hAnsi="Arial" w:cs="Arial"/>
          <w:sz w:val="24"/>
          <w:szCs w:val="24"/>
          <w:lang w:val="de-DE"/>
        </w:rPr>
        <w:t xml:space="preserve"> eine junge </w:t>
      </w:r>
      <w:r w:rsidR="005C22FD" w:rsidRPr="005C22FD">
        <w:rPr>
          <w:rFonts w:ascii="Arial" w:hAnsi="Arial" w:cs="Arial"/>
          <w:sz w:val="24"/>
          <w:szCs w:val="24"/>
          <w:lang w:val="de-DE"/>
        </w:rPr>
        <w:t xml:space="preserve">Wissenschaft </w:t>
      </w:r>
      <w:r w:rsidR="005C22FD">
        <w:rPr>
          <w:rFonts w:ascii="Arial" w:hAnsi="Arial" w:cs="Arial"/>
          <w:sz w:val="24"/>
          <w:szCs w:val="24"/>
          <w:lang w:val="de-DE"/>
        </w:rPr>
        <w:t>ist. Sie entwickel</w:t>
      </w:r>
      <w:ins w:id="8" w:author="Lydia Maille" w:date="2023-10-31T17:21:00Z">
        <w:r w:rsidR="00903790">
          <w:rPr>
            <w:rFonts w:ascii="Arial" w:hAnsi="Arial" w:cs="Arial"/>
            <w:sz w:val="24"/>
            <w:szCs w:val="24"/>
            <w:lang w:val="de-DE"/>
          </w:rPr>
          <w:t>t sich</w:t>
        </w:r>
      </w:ins>
      <w:del w:id="9" w:author="Lydia Maille" w:date="2023-10-31T17:21:00Z">
        <w:r w:rsidR="005C22FD" w:rsidDel="00903790">
          <w:rPr>
            <w:rFonts w:ascii="Arial" w:hAnsi="Arial" w:cs="Arial"/>
            <w:sz w:val="24"/>
            <w:szCs w:val="24"/>
            <w:lang w:val="de-DE"/>
          </w:rPr>
          <w:delText>n</w:delText>
        </w:r>
      </w:del>
      <w:r w:rsidR="005C22FD">
        <w:rPr>
          <w:rFonts w:ascii="Arial" w:hAnsi="Arial" w:cs="Arial"/>
          <w:sz w:val="24"/>
          <w:szCs w:val="24"/>
          <w:lang w:val="de-DE"/>
        </w:rPr>
        <w:t xml:space="preserve"> sehr schnell, was manchmal </w:t>
      </w:r>
      <w:ins w:id="10" w:author="Lydia Maille" w:date="2023-10-31T17:23:00Z">
        <w:r w:rsidR="00903790">
          <w:rPr>
            <w:rFonts w:ascii="Arial" w:hAnsi="Arial" w:cs="Arial"/>
            <w:sz w:val="24"/>
            <w:szCs w:val="24"/>
            <w:lang w:val="de-DE"/>
          </w:rPr>
          <w:t xml:space="preserve">aber </w:t>
        </w:r>
      </w:ins>
      <w:ins w:id="11" w:author="Lydia Maille" w:date="2023-10-31T17:21:00Z">
        <w:r w:rsidR="00903790">
          <w:rPr>
            <w:rFonts w:ascii="Arial" w:hAnsi="Arial" w:cs="Arial"/>
            <w:sz w:val="24"/>
            <w:szCs w:val="24"/>
            <w:lang w:val="de-DE"/>
          </w:rPr>
          <w:t xml:space="preserve">auch </w:t>
        </w:r>
      </w:ins>
      <w:r w:rsidR="005C22FD">
        <w:rPr>
          <w:rFonts w:ascii="Arial" w:hAnsi="Arial" w:cs="Arial"/>
          <w:sz w:val="24"/>
          <w:szCs w:val="24"/>
          <w:lang w:val="de-DE"/>
        </w:rPr>
        <w:t>ein Nachteil sein könnte.</w:t>
      </w:r>
    </w:p>
    <w:p w14:paraId="45BAB149" w14:textId="574C9B7E" w:rsidR="00BA59A6" w:rsidRPr="00BA59A6" w:rsidRDefault="00BA59A6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Es gibt viele </w:t>
      </w:r>
      <w:r w:rsidRPr="00BA59A6">
        <w:rPr>
          <w:rFonts w:ascii="Arial" w:hAnsi="Arial" w:cs="Arial"/>
          <w:sz w:val="24"/>
          <w:szCs w:val="24"/>
          <w:lang w:val="de-DE"/>
        </w:rPr>
        <w:t>Berufsaussichten</w:t>
      </w:r>
      <w:r>
        <w:rPr>
          <w:rFonts w:ascii="Arial" w:hAnsi="Arial" w:cs="Arial"/>
          <w:sz w:val="24"/>
          <w:szCs w:val="24"/>
          <w:lang w:val="de-DE"/>
        </w:rPr>
        <w:t xml:space="preserve"> in Datenwissenschaft. </w:t>
      </w:r>
      <w:r w:rsidRPr="00903790">
        <w:rPr>
          <w:rFonts w:ascii="Arial" w:hAnsi="Arial" w:cs="Arial"/>
          <w:strike/>
          <w:sz w:val="24"/>
          <w:szCs w:val="24"/>
          <w:lang w:val="de-DE"/>
          <w:rPrChange w:id="12" w:author="Lydia Maille" w:date="2023-10-31T17:21:00Z">
            <w:rPr>
              <w:rFonts w:ascii="Arial" w:hAnsi="Arial" w:cs="Arial"/>
              <w:sz w:val="24"/>
              <w:szCs w:val="24"/>
              <w:lang w:val="de-DE"/>
            </w:rPr>
          </w:rPrChange>
        </w:rPr>
        <w:t>Sie können</w:t>
      </w:r>
      <w:r w:rsidRPr="00BA59A6">
        <w:rPr>
          <w:rFonts w:ascii="Arial" w:hAnsi="Arial" w:cs="Arial"/>
          <w:sz w:val="24"/>
          <w:szCs w:val="24"/>
          <w:lang w:val="de-DE"/>
        </w:rPr>
        <w:t xml:space="preserve"> </w:t>
      </w:r>
      <w:ins w:id="13" w:author="Lydia Maille" w:date="2023-10-31T17:21:00Z">
        <w:r w:rsidR="00903790">
          <w:rPr>
            <w:rFonts w:ascii="Arial" w:hAnsi="Arial" w:cs="Arial"/>
            <w:sz w:val="24"/>
            <w:szCs w:val="24"/>
            <w:lang w:val="de-DE"/>
          </w:rPr>
          <w:t xml:space="preserve">Man kann </w:t>
        </w:r>
      </w:ins>
      <w:r w:rsidRPr="00BA59A6">
        <w:rPr>
          <w:rFonts w:ascii="Arial" w:hAnsi="Arial" w:cs="Arial"/>
          <w:sz w:val="24"/>
          <w:szCs w:val="24"/>
          <w:lang w:val="de-DE"/>
        </w:rPr>
        <w:t>buchstäblich überall arbeiten</w:t>
      </w:r>
      <w:r>
        <w:rPr>
          <w:rFonts w:ascii="Arial" w:hAnsi="Arial" w:cs="Arial"/>
          <w:sz w:val="24"/>
          <w:szCs w:val="24"/>
          <w:lang w:val="de-DE"/>
        </w:rPr>
        <w:t>: in der Medizi</w:t>
      </w:r>
      <w:ins w:id="14" w:author="Lydia Maille" w:date="2023-10-31T17:21:00Z">
        <w:r w:rsidR="00903790">
          <w:rPr>
            <w:rFonts w:ascii="Arial" w:hAnsi="Arial" w:cs="Arial"/>
            <w:sz w:val="24"/>
            <w:szCs w:val="24"/>
            <w:lang w:val="de-DE"/>
          </w:rPr>
          <w:t>n</w:t>
        </w:r>
      </w:ins>
      <w:del w:id="15" w:author="Lydia Maille" w:date="2023-10-31T17:21:00Z">
        <w:r w:rsidDel="00903790">
          <w:rPr>
            <w:rFonts w:ascii="Arial" w:hAnsi="Arial" w:cs="Arial"/>
            <w:sz w:val="24"/>
            <w:szCs w:val="24"/>
            <w:lang w:val="de-DE"/>
          </w:rPr>
          <w:delText>nin</w:delText>
        </w:r>
      </w:del>
      <w:r>
        <w:rPr>
          <w:rFonts w:ascii="Arial" w:hAnsi="Arial" w:cs="Arial"/>
          <w:sz w:val="24"/>
          <w:szCs w:val="24"/>
          <w:lang w:val="de-DE"/>
        </w:rPr>
        <w:t>-Industrie, Kosmos-Industrie, Software-Industrie usw.</w:t>
      </w:r>
    </w:p>
    <w:sectPr w:rsidR="00BA59A6" w:rsidRPr="00BA5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ydia Maille">
    <w15:presenceInfo w15:providerId="Windows Live" w15:userId="b757f653086b9e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A6"/>
    <w:rsid w:val="00454D81"/>
    <w:rsid w:val="004C67E3"/>
    <w:rsid w:val="005C22FD"/>
    <w:rsid w:val="00903790"/>
    <w:rsid w:val="00B03BA6"/>
    <w:rsid w:val="00BA59A6"/>
    <w:rsid w:val="00D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B224"/>
  <w15:chartTrackingRefBased/>
  <w15:docId w15:val="{077A8B3D-8C80-4A82-B3F2-46B9B113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rarbeitung">
    <w:name w:val="Revision"/>
    <w:hidden/>
    <w:uiPriority w:val="99"/>
    <w:semiHidden/>
    <w:rsid w:val="009037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zaitsevav</dc:creator>
  <cp:keywords/>
  <dc:description/>
  <cp:lastModifiedBy>Lydia Maille</cp:lastModifiedBy>
  <cp:revision>3</cp:revision>
  <dcterms:created xsi:type="dcterms:W3CDTF">2023-10-28T15:13:00Z</dcterms:created>
  <dcterms:modified xsi:type="dcterms:W3CDTF">2023-10-31T16:23:00Z</dcterms:modified>
</cp:coreProperties>
</file>